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The introduction sets up the central question.</w:t>
      </w:r>
    </w:p>
    <w:p>
      <w:pPr>
        <w:pStyle w:val="Normal"/>
        <w:bidi w:val="0"/>
        <w:jc w:val="left"/>
        <w:rPr/>
      </w:pPr>
      <w:del w:id="0" w:author="Editor B" w:date="2025-10-01T14:22:00Z">
        <w:r>
          <w:rPr/>
          <w:delText>The original chapter contained an extended digression on tangential matters.</w:delText>
        </w:r>
      </w:del>
      <w:r>
        <w:rPr/>
        <w:t>The methodology then follows.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