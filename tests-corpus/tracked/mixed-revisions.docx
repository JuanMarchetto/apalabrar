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The revised manuscript</w:t>
      </w:r>
      <w:r>
        <w:rPr/>
        <w:commentReference w:id="0"/>
      </w:r>
      <w:r>
        <w:rPr/>
        <w:t xml:space="preserve"> incorporates feedback from the second round of review</w:t>
      </w:r>
      <w:ins w:id="0" w:author="Author" w:date="2025-12-10T08:00:00Z">
        <w:r>
          <w:rPr/>
          <w:t>, including the requested expansion of the methods section</w:t>
        </w:r>
      </w:ins>
      <w:r>
        <w:rPr/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Editor" w:date="2025-12-10T10:30:00Z" w:initials="">
    <w:p>
      <w:pPr>
        <w:overflowPunct w:val="false"/>
        <w:bidi w:val="0"/>
        <w:rPr/>
      </w:pPr>
      <w:r>
        <w:rPr>
          <w:rFonts w:eastAsia="DejaVu Sans" w:cs="Noto Sans Arabic UI"/>
          <w:kern w:val="0"/>
          <w:lang w:val="en-US" w:eastAsia="en-US" w:bidi="en-US"/>
        </w:rPr>
        <w:t>Please clarify the scope here.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