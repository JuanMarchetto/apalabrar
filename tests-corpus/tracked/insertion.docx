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The original draft argued that </w:t>
      </w:r>
      <w:ins w:id="0" w:author="Reviewer A" w:date="2025-09-15T10:30:00Z">
        <w:r>
          <w:rPr/>
          <w:t xml:space="preserve">strictly speaking, </w:t>
        </w:r>
      </w:ins>
      <w:r>
        <w:rPr/>
        <w:t>the methodology was sound.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